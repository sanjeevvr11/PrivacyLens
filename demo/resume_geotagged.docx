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Jane Applicant — Senior Engineer</w:t>
      </w:r>
    </w:p>
    <w:p>
      <w:r>
        <w:t xml:space="preserve">Address: 742 Evergreen Terrace, Springfield, OR 97477</w:t>
      </w:r>
    </w:p>
    <w:p>
      <w:r>
        <w:t xml:space="preserve">Contact: jane.applicant@example.com</w:t>
      </w:r>
    </w:p>
    <w:p>
      <w:commentRangeStart w:id="0"/>
      <w:r>
        <w:t xml:space="preserve">I led the migration project </w:t>
      </w:r>
      <w:commentRangeEnd w:id="0"/>
      <w:r>
        <w:commentReference w:id="0"/>
      </w:r>
      <w:ins w:id="1" w:author="Jane Applicant">
        <w:r>
          <w:t xml:space="preserve">to completion ahead of schedule</w:t>
        </w:r>
      </w:ins>
      <w:del w:id="2" w:author="Jane Applicant">
        <w:r>
          <w:delText xml:space="preserve"> (was late by two weeks)</w:delText>
        </w:r>
      </w:del>
      <w:r>
        <w:t>.</w:t>
      </w:r>
    </w:p>
  </w:body>
</w:document>
</file>

<file path=word/comments.xml><?xml version="1.0" encoding="utf-8"?>
<w:comments xmlns:w="http://schemas.openxmlformats.org/wordprocessingml/2006/main">
  <w:comment w:id="0" w:author="Recruiter Bob" w:date="2024-01-01T00:00:00Z">
    <w:p>
      <w:r>
        <w:t>Verify this claim before the interview.</w:t>
      </w:r>
    </w:p>
  </w:comment>
</w:comments>
</file>

<file path=word/_rels/document.xml.rels><?xml version="1.0" encoding="UTF-8" standalone="yes"?>
<Relationships xmlns="http://schemas.openxmlformats.org/package/2006/relationships">
<Relationship Id="rIdCmt" Type="http://schemas.openxmlformats.org/officeDocument/2006/relationships/comments" Target="comments.xml"/>
</Relationships>
</file>

<file path=docProps/app.xml><?xml version="1.0" encoding="utf-8"?>
<Properties xmlns="http://schemas.openxmlformats.org/officeDocument/2006/extended-properties">
  <Application>Microsoft Office Word</Application>
  <Company>Acme Internal Corp</Company>
</Properties>
</file>

<file path=docProps/core.xml><?xml version="1.0" encoding="utf-8"?>
<cp:coreProperties xmlns:cp="http://schemas.openxmlformats.org/package/2006/metadata/core-properties" xmlns:dc="http://purl.org/dc/elements/1.1/">
  <dc:creator>corp\jsmith</dc:creator>
  <cp:lastModifiedBy>corp\jsmith</cp:lastModifiedBy>
</cp:coreProperties>
</file>